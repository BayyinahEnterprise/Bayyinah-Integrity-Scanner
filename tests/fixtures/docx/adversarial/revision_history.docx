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ins w:id="1" w:author="Reviewer" w:date="2026-04-22T00:00:00Z">
        <w:r>
          <w:t xml:space="preserve">inserted wording; </w:t>
        </w:r>
      </w:ins>
      <w:del w:id="2" w:author="Reviewer" w:date="2026-04-22T00:00:00Z">
        <w:r>
          <w:delText xml:space="preserve">deleted wording; </w:delText>
        </w:r>
      </w:del>
      <w:r>
        <w:t xml:space="preserve">accepted tail.</w:t>
      </w:r>
    </w:p>
  </w:body>
</w:document>
</file>

<file path=word/_rels/document.xml.rels><?xml version="1.0" encoding="UTF-8" standalone="yes"?>
<Relationships xmlns="http://schemas.openxmlformats.org/package/2006/relationships">
</Relationships>

</file>